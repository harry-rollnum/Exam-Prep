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045FD" w14:textId="77777777" w:rsidR="002C4E8F" w:rsidRDefault="002C4E8F" w:rsidP="002C4E8F">
      <w:pPr>
        <w:spacing w:after="0" w:line="240" w:lineRule="auto"/>
        <w:ind w:left="18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</w:rPr>
        <w:object w:dxaOrig="10065" w:dyaOrig="1410" w14:anchorId="55B56C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70pt" o:ole="">
            <v:imagedata r:id="rId5" o:title=""/>
          </v:shape>
          <o:OLEObject Type="Embed" ProgID="StaticMetafile" ShapeID="_x0000_i1025" DrawAspect="Content" ObjectID="_1813926299" r:id="rId6"/>
        </w:object>
      </w:r>
    </w:p>
    <w:p w14:paraId="0C89C95D" w14:textId="77777777" w:rsidR="002C4E8F" w:rsidRDefault="002C4E8F" w:rsidP="002C4E8F">
      <w:pPr>
        <w:spacing w:before="256" w:after="0" w:line="240" w:lineRule="auto"/>
        <w:ind w:left="810" w:right="30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IMPORTANT QUESTIONS(UNITWISE)</w:t>
      </w:r>
    </w:p>
    <w:p w14:paraId="1CFEAF15" w14:textId="77777777" w:rsidR="002C4E8F" w:rsidRDefault="002C4E8F" w:rsidP="002C4E8F">
      <w:pPr>
        <w:tabs>
          <w:tab w:val="left" w:pos="2338"/>
        </w:tabs>
        <w:spacing w:before="271" w:after="0" w:line="240" w:lineRule="auto"/>
        <w:ind w:left="2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SUBJECTNAME</w:t>
      </w:r>
      <w:del w:id="0" w:author="Ramesh" w:date="2025-06-12T13:59:00Z">
        <w:r w:rsidDel="00C051D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ab/>
        </w:r>
      </w:del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326EE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MACHINE LEARNING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  <w:t xml:space="preserve">SUB CODE: </w:t>
      </w:r>
      <w:r w:rsidR="006054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bidi="te-IN"/>
        </w:rPr>
        <w:t>CS601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bidi="te-IN"/>
        </w:rPr>
        <w:t>PC</w:t>
      </w:r>
    </w:p>
    <w:p w14:paraId="718F783E" w14:textId="77777777" w:rsidR="002C4E8F" w:rsidRDefault="002C4E8F" w:rsidP="002C4E8F">
      <w:pPr>
        <w:tabs>
          <w:tab w:val="left" w:pos="2338"/>
        </w:tabs>
        <w:spacing w:before="271" w:after="0" w:line="240" w:lineRule="auto"/>
        <w:ind w:left="2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del w:id="1" w:author="Ramesh" w:date="2025-06-12T14:00:00Z">
        <w:r w:rsidDel="00C051D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delText>COURSECODE</w:delText>
        </w:r>
        <w:r w:rsidDel="00C051D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ab/>
          <w:delText xml:space="preserve">:  </w:delText>
        </w:r>
      </w:del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YEAR:202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SEM: I</w:t>
      </w:r>
      <w:r w:rsidR="005E116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I-I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</w:t>
      </w:r>
    </w:p>
    <w:p w14:paraId="2804C488" w14:textId="77777777" w:rsidR="002C4E8F" w:rsidRDefault="002C4E8F" w:rsidP="002C4E8F">
      <w:pPr>
        <w:spacing w:before="95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F45F5C" w14:textId="77777777" w:rsidR="002C4E8F" w:rsidRDefault="002C4E8F" w:rsidP="00D6583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UNIT-I</w:t>
      </w:r>
    </w:p>
    <w:p w14:paraId="0EFB30FB" w14:textId="77777777" w:rsidR="002C4E8F" w:rsidRDefault="002C4E8F" w:rsidP="00D65836">
      <w:pPr>
        <w:spacing w:after="0" w:line="45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PART-A</w:t>
      </w:r>
    </w:p>
    <w:tbl>
      <w:tblPr>
        <w:tblStyle w:val="Style10"/>
        <w:tblW w:w="892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50"/>
        <w:gridCol w:w="1233"/>
        <w:gridCol w:w="6944"/>
      </w:tblGrid>
      <w:tr w:rsidR="002C4E8F" w14:paraId="4D7BCE3D" w14:textId="77777777">
        <w:trPr>
          <w:cantSplit/>
          <w:trHeight w:val="41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92B784" w14:textId="77777777" w:rsidR="002C4E8F" w:rsidRDefault="002C4E8F" w:rsidP="005055CA">
            <w:pPr>
              <w:spacing w:after="0" w:line="240" w:lineRule="auto"/>
              <w:ind w:left="14"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89734D7" w14:textId="77777777" w:rsidR="002C4E8F" w:rsidRDefault="002C4E8F" w:rsidP="005055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Coverage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D31FE7" w14:textId="77777777" w:rsidR="002C4E8F" w:rsidRDefault="002C4E8F" w:rsidP="005055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Questions</w:t>
            </w:r>
          </w:p>
        </w:tc>
      </w:tr>
      <w:tr w:rsidR="008A0118" w14:paraId="4F169105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A3D487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1CF4C5" w14:textId="77777777" w:rsidR="008A0118" w:rsidRPr="00D12F27" w:rsidRDefault="008A0118" w:rsidP="00782E20">
            <w:pPr>
              <w:spacing w:after="0" w:line="240" w:lineRule="auto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2E6E61B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Machine Learning?</w:t>
            </w:r>
          </w:p>
        </w:tc>
      </w:tr>
      <w:tr w:rsidR="008A0118" w14:paraId="383A4BDE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FC64648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4830D59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UNIT-I             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2A3FD54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List any two types of Machine Learning with examples.</w:t>
            </w:r>
          </w:p>
        </w:tc>
      </w:tr>
      <w:tr w:rsidR="008A0118" w14:paraId="39B37093" w14:textId="77777777" w:rsidTr="00782E20">
        <w:trPr>
          <w:cantSplit/>
          <w:trHeight w:val="390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F7D6103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7FF7000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UNIT-I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D78ADE2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concept learning task?</w:t>
            </w:r>
          </w:p>
        </w:tc>
      </w:tr>
      <w:tr w:rsidR="008A0118" w14:paraId="7A732B0B" w14:textId="77777777" w:rsidTr="00782E20">
        <w:trPr>
          <w:cantSplit/>
          <w:trHeight w:val="409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F27718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7CF9654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1C700B6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version space in the context of concept learning.</w:t>
            </w:r>
          </w:p>
        </w:tc>
      </w:tr>
      <w:tr w:rsidR="008A0118" w14:paraId="21DC356D" w14:textId="77777777" w:rsidTr="00782E20">
        <w:trPr>
          <w:cantSplit/>
          <w:trHeight w:val="35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F47389D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A539D00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4BAEB28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the role of a perceptron in ML?</w:t>
            </w:r>
          </w:p>
        </w:tc>
      </w:tr>
      <w:tr w:rsidR="008A0118" w14:paraId="366EDCD0" w14:textId="77777777" w:rsidTr="00782E20">
        <w:trPr>
          <w:cantSplit/>
          <w:trHeight w:val="33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FA4C8C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857684E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C49632F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term linear separability.</w:t>
            </w:r>
          </w:p>
        </w:tc>
      </w:tr>
      <w:tr w:rsidR="008A0118" w14:paraId="5D1B172A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19F020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C1DF04A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398199A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maximally specific hypothesis?</w:t>
            </w:r>
          </w:p>
        </w:tc>
      </w:tr>
      <w:tr w:rsidR="008A0118" w14:paraId="22082809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548783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CDFA3F4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AA188C0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Mention two issues faced in the design of a learning system.</w:t>
            </w:r>
          </w:p>
        </w:tc>
      </w:tr>
      <w:tr w:rsidR="008A0118" w14:paraId="405C88C0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F4A588" w14:textId="77777777" w:rsidR="008A0118" w:rsidRDefault="008A0118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D7F1818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FCC0159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linear discriminants.</w:t>
            </w:r>
          </w:p>
        </w:tc>
      </w:tr>
      <w:tr w:rsidR="008A0118" w14:paraId="3D1EA0ED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8F70A4A" w14:textId="77777777" w:rsidR="008A0118" w:rsidRDefault="008A0118" w:rsidP="00782E20">
            <w:pPr>
              <w:spacing w:after="0" w:line="240" w:lineRule="auto"/>
              <w:ind w:left="14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85278DE" w14:textId="77777777" w:rsidR="008A0118" w:rsidRDefault="008A0118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EF3E180" w14:textId="77777777" w:rsidR="008A0118" w:rsidRPr="008F67E5" w:rsidRDefault="008A0118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short note on linear regression.</w:t>
            </w:r>
          </w:p>
        </w:tc>
      </w:tr>
      <w:tr w:rsidR="002C4E8F" w14:paraId="50E08E64" w14:textId="77777777">
        <w:trPr>
          <w:cantSplit/>
          <w:trHeight w:val="23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106B21" w14:textId="77777777" w:rsidR="002C4E8F" w:rsidRDefault="002C4E8F" w:rsidP="00782E20">
            <w:pPr>
              <w:spacing w:after="0" w:line="240" w:lineRule="auto"/>
              <w:ind w:left="14" w:right="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FEAB253" w14:textId="77777777" w:rsidR="002C4E8F" w:rsidRDefault="002C4E8F" w:rsidP="0078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9C7CBC2" w14:textId="77777777" w:rsidR="002C4E8F" w:rsidRPr="008E43E8" w:rsidRDefault="002C4E8F" w:rsidP="00782E20">
            <w:pPr>
              <w:spacing w:after="0" w:line="240" w:lineRule="auto"/>
              <w:ind w:right="2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43E8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DE333C" w14:paraId="38C90665" w14:textId="77777777" w:rsidTr="00782E20">
        <w:trPr>
          <w:cantSplit/>
          <w:trHeight w:val="395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C38604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F932AD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719EDE9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Machine Learning. Explain its various types with examples.</w:t>
            </w:r>
          </w:p>
        </w:tc>
      </w:tr>
      <w:tr w:rsidR="00DE333C" w14:paraId="0145AC9C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07292F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C3B769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35FE7A0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architecture of the human brain and a biological neuron. How do these concepts inspire Machine Learning?</w:t>
            </w:r>
          </w:p>
        </w:tc>
      </w:tr>
      <w:tr w:rsidR="00DE333C" w14:paraId="66444628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8FB9B16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798099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B473836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components of a Learning System. What are the main perspectives and issues in Machine Learning?</w:t>
            </w:r>
          </w:p>
        </w:tc>
      </w:tr>
      <w:tr w:rsidR="00DE333C" w14:paraId="551D55FB" w14:textId="77777777" w:rsidTr="00782E20">
        <w:trPr>
          <w:cantSplit/>
          <w:trHeight w:val="281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44464DD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EDE678D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53749F7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Concept Learning Task? Illustrate with an example.</w:t>
            </w:r>
          </w:p>
        </w:tc>
      </w:tr>
      <w:tr w:rsidR="00DE333C" w14:paraId="61AD2FE6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786270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653DE0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1039663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Concept Learning as a Search Problem. How are hypotheses represented in the hypothesis space?</w:t>
            </w:r>
          </w:p>
        </w:tc>
      </w:tr>
      <w:tr w:rsidR="00DE333C" w14:paraId="367C2436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C1385E3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042E8E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F7AD64D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process of finding a Maximally Specific Hypothesis with a suitable example.</w:t>
            </w:r>
          </w:p>
        </w:tc>
      </w:tr>
      <w:tr w:rsidR="00DE333C" w14:paraId="03618552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85F618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3EE5B0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8FE6B26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Version Space? Explain the Candidate Elimination Algorithm with its working steps.</w:t>
            </w:r>
          </w:p>
        </w:tc>
      </w:tr>
      <w:tr w:rsidR="00DE333C" w14:paraId="6B9041C4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F445F93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D135A81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A83C102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Write about the Perceptron algorithm. How does it work for linearly separable data?</w:t>
            </w:r>
          </w:p>
        </w:tc>
      </w:tr>
      <w:tr w:rsidR="00DE333C" w14:paraId="0C637201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837E674" w14:textId="77777777" w:rsidR="00DE333C" w:rsidRDefault="00DE333C" w:rsidP="00782E2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90B97F" w14:textId="77777777" w:rsidR="00DE333C" w:rsidRDefault="00DE333C" w:rsidP="00782E2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229104E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concept of Linear Separability in Machine Learning. Why is it important?</w:t>
            </w:r>
          </w:p>
        </w:tc>
      </w:tr>
      <w:tr w:rsidR="00DE333C" w14:paraId="06A48FC8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E1958E4" w14:textId="77777777" w:rsidR="00DE333C" w:rsidRDefault="00DE333C" w:rsidP="00782E20">
            <w:pPr>
              <w:spacing w:after="0" w:line="240" w:lineRule="auto"/>
              <w:ind w:left="14" w:right="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D741C71" w14:textId="77777777" w:rsidR="00DE333C" w:rsidRDefault="00DE333C" w:rsidP="00782E20">
            <w:pPr>
              <w:spacing w:after="0" w:line="240" w:lineRule="auto"/>
              <w:ind w:left="11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UNIT-I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A73C6F6" w14:textId="77777777" w:rsidR="00DE333C" w:rsidRPr="008F67E5" w:rsidRDefault="00DE333C" w:rsidP="0078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Discuss Linear Regression in detail. How is it different from classification algorithms?</w:t>
            </w:r>
          </w:p>
        </w:tc>
      </w:tr>
    </w:tbl>
    <w:p w14:paraId="722C98E9" w14:textId="77777777" w:rsidR="00C41B6F" w:rsidRDefault="00C41B6F"/>
    <w:p w14:paraId="33F317C2" w14:textId="77777777" w:rsidR="00176645" w:rsidRDefault="00176645"/>
    <w:p w14:paraId="0FE343B9" w14:textId="77777777" w:rsidR="00D65836" w:rsidRDefault="00D65836" w:rsidP="00D6583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UNIT-I</w:t>
      </w:r>
      <w:r w:rsidR="00060AF7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I</w:t>
      </w:r>
    </w:p>
    <w:p w14:paraId="1CA9C64F" w14:textId="77777777" w:rsidR="00176645" w:rsidRDefault="00D65836" w:rsidP="00D65836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PART-A</w:t>
      </w:r>
    </w:p>
    <w:tbl>
      <w:tblPr>
        <w:tblStyle w:val="Style10"/>
        <w:tblW w:w="892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50"/>
        <w:gridCol w:w="1230"/>
        <w:gridCol w:w="6947"/>
      </w:tblGrid>
      <w:tr w:rsidR="00176645" w14:paraId="7205EB7B" w14:textId="77777777" w:rsidTr="00E65749">
        <w:trPr>
          <w:cantSplit/>
          <w:trHeight w:val="41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8297DB8" w14:textId="77777777" w:rsidR="00176645" w:rsidRDefault="00176645">
            <w:pPr>
              <w:spacing w:after="0" w:line="240" w:lineRule="auto"/>
              <w:ind w:left="14"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AC8DE73" w14:textId="77777777" w:rsidR="00176645" w:rsidRDefault="00176645" w:rsidP="0060547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Coverage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70ABD1D" w14:textId="77777777" w:rsidR="00176645" w:rsidRDefault="00176645" w:rsidP="0015355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Questions</w:t>
            </w:r>
          </w:p>
        </w:tc>
      </w:tr>
      <w:tr w:rsidR="00257F00" w14:paraId="3453F2B4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827C7E4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92C598E" w14:textId="77777777" w:rsidR="00257F00" w:rsidRPr="00D12F27" w:rsidRDefault="00257F00" w:rsidP="00257F00">
            <w:pPr>
              <w:spacing w:after="0" w:line="240" w:lineRule="auto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57493BA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Multi-layer Perceptron (MLP)?</w:t>
            </w:r>
          </w:p>
        </w:tc>
      </w:tr>
      <w:tr w:rsidR="00257F00" w14:paraId="006BD47D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92BCB5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F5E3302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BD7C9F6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State the purpose of the backpropagation algorithm.</w:t>
            </w:r>
          </w:p>
        </w:tc>
      </w:tr>
      <w:tr w:rsidR="00257F00" w14:paraId="4F6AA8BC" w14:textId="77777777" w:rsidTr="00E65749">
        <w:trPr>
          <w:cantSplit/>
          <w:trHeight w:val="390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3C36506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077810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B95DDCC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Mention any two applications of MLP.</w:t>
            </w:r>
          </w:p>
        </w:tc>
      </w:tr>
      <w:tr w:rsidR="00257F00" w14:paraId="0CB6ACF2" w14:textId="77777777" w:rsidTr="00E65749">
        <w:trPr>
          <w:cantSplit/>
          <w:trHeight w:val="409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D81507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1AB9A7E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F528B4C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Radial Basis Function (RBF)?</w:t>
            </w:r>
          </w:p>
        </w:tc>
      </w:tr>
      <w:tr w:rsidR="00257F00" w14:paraId="2FAC7674" w14:textId="77777777" w:rsidTr="00E65749">
        <w:trPr>
          <w:cantSplit/>
          <w:trHeight w:val="35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7156B39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BBF4318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37DE44F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the curse of dimensionality.</w:t>
            </w:r>
          </w:p>
        </w:tc>
      </w:tr>
      <w:tr w:rsidR="00257F00" w14:paraId="5DA1DFFD" w14:textId="77777777" w:rsidTr="00E65749">
        <w:trPr>
          <w:cantSplit/>
          <w:trHeight w:val="33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6490C1F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2BBC8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5CABC2D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interpolation in the context of ML models?</w:t>
            </w:r>
          </w:p>
        </w:tc>
      </w:tr>
      <w:tr w:rsidR="00257F00" w14:paraId="5F1FCD38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61ADE5A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FD0FCAE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F7AA52F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a basis function.</w:t>
            </w:r>
          </w:p>
        </w:tc>
      </w:tr>
      <w:tr w:rsidR="00257F00" w14:paraId="39C181EF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10D2AE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6F4849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A34E1A6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Support Vector Machine (SVM)?</w:t>
            </w:r>
          </w:p>
        </w:tc>
      </w:tr>
      <w:tr w:rsidR="00257F00" w14:paraId="47CF9C0A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FA2857D" w14:textId="77777777" w:rsidR="00257F00" w:rsidRDefault="00257F00" w:rsidP="00257F0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8E7FA2F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6759485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Mention one key difference between MLP and RBF networks.</w:t>
            </w:r>
          </w:p>
        </w:tc>
      </w:tr>
      <w:tr w:rsidR="00257F00" w14:paraId="185C4496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2A210CA" w14:textId="77777777" w:rsidR="00257F00" w:rsidRDefault="00257F00" w:rsidP="00257F00">
            <w:pPr>
              <w:spacing w:after="0" w:line="240" w:lineRule="auto"/>
              <w:ind w:left="14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E6AD11A" w14:textId="77777777" w:rsidR="00257F00" w:rsidRDefault="00257F00" w:rsidP="00257F0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2E4A360" w14:textId="77777777" w:rsidR="00257F00" w:rsidRPr="008F67E5" w:rsidRDefault="00257F00" w:rsidP="00257F0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Why is it difficult to train multi-layer neural networks?</w:t>
            </w:r>
          </w:p>
        </w:tc>
      </w:tr>
      <w:tr w:rsidR="00176645" w14:paraId="25FD3970" w14:textId="77777777" w:rsidTr="00E65749">
        <w:trPr>
          <w:cantSplit/>
          <w:trHeight w:val="23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6BFF681" w14:textId="77777777" w:rsidR="00176645" w:rsidRDefault="00176645">
            <w:pPr>
              <w:spacing w:after="0" w:line="240" w:lineRule="auto"/>
              <w:ind w:left="14" w:right="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606C56" w14:textId="77777777" w:rsidR="00176645" w:rsidRDefault="0017664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728DEEE" w14:textId="77777777" w:rsidR="00176645" w:rsidRPr="008E43E8" w:rsidRDefault="00176645">
            <w:pPr>
              <w:spacing w:after="0" w:line="240" w:lineRule="auto"/>
              <w:ind w:right="2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43E8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EA31C9" w14:paraId="6315A2F8" w14:textId="77777777" w:rsidTr="00E65749">
        <w:trPr>
          <w:cantSplit/>
          <w:trHeight w:val="395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E914384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D82A3F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0D98023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architecture of a Multi-layer Perceptron (MLP). How does it differ from a single-layer Perceptron?</w:t>
            </w:r>
          </w:p>
        </w:tc>
      </w:tr>
      <w:tr w:rsidR="00EA31C9" w14:paraId="7E048D52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019DF6E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B9D68EA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0CE8657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Discuss the Backpropagation algorithm. How does it help in training neural networks?</w:t>
            </w:r>
          </w:p>
        </w:tc>
      </w:tr>
      <w:tr w:rsidR="00EA31C9" w14:paraId="718C0F5D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FAE7B34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B92979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178C78B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forward and backward passes in Multi-layer Perceptron training.</w:t>
            </w:r>
          </w:p>
        </w:tc>
      </w:tr>
      <w:tr w:rsidR="00EA31C9" w14:paraId="2763CE65" w14:textId="77777777" w:rsidTr="00E65749">
        <w:trPr>
          <w:cantSplit/>
          <w:trHeight w:val="281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3643E5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D76B41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C3A65E5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Explain how Multi-layer Perceptron is used in real-world applications. Provide suitable examples.</w:t>
            </w:r>
          </w:p>
        </w:tc>
      </w:tr>
      <w:tr w:rsidR="00EA31C9" w14:paraId="05090C13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F1C81E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896EF0D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15DC2DB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Derive the Backpropagation rule mathematically.</w:t>
            </w:r>
          </w:p>
        </w:tc>
      </w:tr>
      <w:tr w:rsidR="00EA31C9" w14:paraId="329083CF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20F771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C17469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69BD03C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Radial Basis Function (RBF) Network? How does it handle the Curse of Dimensionality?</w:t>
            </w:r>
          </w:p>
        </w:tc>
      </w:tr>
      <w:tr w:rsidR="00EA31C9" w14:paraId="4C0AB262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D1D7942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EC1C9BF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B65661A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Compare Radial Basis Functions with Splines for interpolation tasks.</w:t>
            </w:r>
          </w:p>
        </w:tc>
      </w:tr>
      <w:tr w:rsidR="00EA31C9" w14:paraId="67D040E6" w14:textId="77777777" w:rsidTr="00E65749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6A499E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5972170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1EACD3C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architecture and working principle of a Support Vector Machine (SVM).</w:t>
            </w:r>
          </w:p>
        </w:tc>
      </w:tr>
      <w:tr w:rsidR="00EA31C9" w14:paraId="6FC70D48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56AA0C" w14:textId="77777777" w:rsidR="00EA31C9" w:rsidRDefault="00EA31C9" w:rsidP="00EA31C9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6C656D2" w14:textId="77777777" w:rsidR="00EA31C9" w:rsidRDefault="00EA31C9" w:rsidP="00EA31C9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1FD5C35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What is the Curse of Dimensionality? How does it affect machine learning models?</w:t>
            </w:r>
          </w:p>
        </w:tc>
      </w:tr>
      <w:tr w:rsidR="00EA31C9" w14:paraId="7244E7B7" w14:textId="77777777" w:rsidTr="00E65749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2556D8F" w14:textId="77777777" w:rsidR="00EA31C9" w:rsidRDefault="00EA31C9" w:rsidP="00EA31C9">
            <w:pPr>
              <w:spacing w:after="0" w:line="240" w:lineRule="auto"/>
              <w:ind w:left="14" w:right="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258CECE" w14:textId="77777777" w:rsidR="00EA31C9" w:rsidRDefault="00EA31C9" w:rsidP="00EA31C9">
            <w:pPr>
              <w:spacing w:after="0" w:line="240" w:lineRule="auto"/>
              <w:ind w:left="11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4029619" w14:textId="77777777" w:rsidR="00EA31C9" w:rsidRPr="00B865EC" w:rsidRDefault="00EA31C9" w:rsidP="00EA31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65EC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process of interpolations using Basis Functions. How are they used in RBF Networks?</w:t>
            </w:r>
          </w:p>
        </w:tc>
      </w:tr>
    </w:tbl>
    <w:p w14:paraId="587A3EE1" w14:textId="77777777" w:rsidR="00176645" w:rsidRDefault="00176645"/>
    <w:p w14:paraId="64CB310D" w14:textId="77777777" w:rsidR="005F082F" w:rsidRDefault="005F082F"/>
    <w:p w14:paraId="6225AE77" w14:textId="77777777" w:rsidR="005F082F" w:rsidRDefault="005F082F"/>
    <w:p w14:paraId="5AA2F6E7" w14:textId="77777777" w:rsidR="005F082F" w:rsidRDefault="005F082F"/>
    <w:p w14:paraId="38E6D66F" w14:textId="77777777" w:rsidR="005F082F" w:rsidRDefault="005F082F"/>
    <w:p w14:paraId="0ABD23FD" w14:textId="77777777" w:rsidR="005F082F" w:rsidRDefault="005F082F"/>
    <w:p w14:paraId="151A5537" w14:textId="77777777" w:rsidR="005F082F" w:rsidRDefault="005F082F"/>
    <w:p w14:paraId="2E43CA37" w14:textId="77777777" w:rsidR="005F082F" w:rsidRDefault="005F082F"/>
    <w:p w14:paraId="79B17266" w14:textId="77777777" w:rsidR="00060AF7" w:rsidRDefault="00060AF7" w:rsidP="00060A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UNIT-III</w:t>
      </w:r>
    </w:p>
    <w:p w14:paraId="277EABC4" w14:textId="77777777" w:rsidR="005F082F" w:rsidRDefault="00060AF7" w:rsidP="00060AF7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PART-A</w:t>
      </w:r>
    </w:p>
    <w:tbl>
      <w:tblPr>
        <w:tblStyle w:val="Style10"/>
        <w:tblW w:w="892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50"/>
        <w:gridCol w:w="1233"/>
        <w:gridCol w:w="6944"/>
      </w:tblGrid>
      <w:tr w:rsidR="005F082F" w14:paraId="7E9C64E1" w14:textId="77777777">
        <w:trPr>
          <w:cantSplit/>
          <w:trHeight w:val="41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19049A8" w14:textId="77777777" w:rsidR="005F082F" w:rsidRDefault="005F082F">
            <w:pPr>
              <w:spacing w:after="0" w:line="240" w:lineRule="auto"/>
              <w:ind w:left="14"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766887F" w14:textId="77777777" w:rsidR="005F082F" w:rsidRDefault="005F082F" w:rsidP="001535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Coverage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8F6182" w14:textId="77777777" w:rsidR="005F082F" w:rsidRDefault="005F082F" w:rsidP="0015355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Questions</w:t>
            </w:r>
          </w:p>
        </w:tc>
      </w:tr>
      <w:tr w:rsidR="008A33A7" w14:paraId="30F783F7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0D715D5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66D5D39" w14:textId="77777777" w:rsidR="008A33A7" w:rsidRPr="00D12F27" w:rsidRDefault="008A33A7" w:rsidP="008A33A7">
            <w:pPr>
              <w:spacing w:after="0" w:line="240" w:lineRule="auto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C9E538A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Decision Tree?</w:t>
            </w:r>
          </w:p>
        </w:tc>
      </w:tr>
      <w:tr w:rsidR="008A33A7" w14:paraId="18ED712F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28E625D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B605623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9D55A13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Mention one advantage of using decision trees.</w:t>
            </w:r>
          </w:p>
        </w:tc>
      </w:tr>
      <w:tr w:rsidR="008A33A7" w14:paraId="10B7A712" w14:textId="77777777">
        <w:trPr>
          <w:cantSplit/>
          <w:trHeight w:val="390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81BC93A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D0395E8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D9AA4F8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CART (Classification and Regression Trees).</w:t>
            </w:r>
          </w:p>
        </w:tc>
      </w:tr>
      <w:tr w:rsidR="008A33A7" w14:paraId="3CA5523A" w14:textId="77777777">
        <w:trPr>
          <w:cantSplit/>
          <w:trHeight w:val="409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91235F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B06D872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0AA344E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ensemble learning?</w:t>
            </w:r>
          </w:p>
        </w:tc>
      </w:tr>
      <w:tr w:rsidR="008A33A7" w14:paraId="1E7D8FE1" w14:textId="77777777">
        <w:trPr>
          <w:cantSplit/>
          <w:trHeight w:val="35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505642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E09FDFC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061AED8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Distinguish between bagging and boosting.</w:t>
            </w:r>
          </w:p>
        </w:tc>
      </w:tr>
      <w:tr w:rsidR="008A33A7" w14:paraId="6EF60B80" w14:textId="77777777">
        <w:trPr>
          <w:cantSplit/>
          <w:trHeight w:val="33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205646F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EACAEB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17775FB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Gaussian Mixture Model (GMM)?</w:t>
            </w:r>
          </w:p>
        </w:tc>
      </w:tr>
      <w:tr w:rsidR="008A33A7" w14:paraId="5998A530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242E39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70E434F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938F841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K-means clustering.</w:t>
            </w:r>
          </w:p>
        </w:tc>
      </w:tr>
      <w:tr w:rsidR="008A33A7" w14:paraId="30FFF6DA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005F888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01C47EF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8005D17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are nearest </w:t>
            </w:r>
            <w:proofErr w:type="spellStart"/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neighbor</w:t>
            </w:r>
            <w:proofErr w:type="spellEnd"/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methods?</w:t>
            </w:r>
          </w:p>
        </w:tc>
      </w:tr>
      <w:tr w:rsidR="008A33A7" w14:paraId="1CB80214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6ADC536" w14:textId="77777777" w:rsidR="008A33A7" w:rsidRDefault="008A33A7" w:rsidP="008A33A7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73956A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437D374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unsupervised learning? Give one example.</w:t>
            </w:r>
          </w:p>
        </w:tc>
      </w:tr>
      <w:tr w:rsidR="008A33A7" w14:paraId="38FD5D28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A347355" w14:textId="77777777" w:rsidR="008A33A7" w:rsidRDefault="008A33A7" w:rsidP="008A33A7">
            <w:pPr>
              <w:spacing w:after="0" w:line="240" w:lineRule="auto"/>
              <w:ind w:left="14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397B51" w14:textId="77777777" w:rsidR="008A33A7" w:rsidRDefault="008A33A7" w:rsidP="008A33A7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D3C9A6F" w14:textId="77777777" w:rsidR="008A33A7" w:rsidRPr="008F67E5" w:rsidRDefault="008A33A7" w:rsidP="008A33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Mention any one way to combine classifiers.</w:t>
            </w:r>
          </w:p>
        </w:tc>
      </w:tr>
      <w:tr w:rsidR="005F082F" w14:paraId="0834EBF8" w14:textId="77777777">
        <w:trPr>
          <w:cantSplit/>
          <w:trHeight w:val="23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EB9049" w14:textId="77777777" w:rsidR="005F082F" w:rsidRDefault="005F082F">
            <w:pPr>
              <w:spacing w:after="0" w:line="240" w:lineRule="auto"/>
              <w:ind w:left="14" w:right="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0B28AB" w14:textId="77777777" w:rsidR="005F082F" w:rsidRDefault="005F082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24148B" w14:textId="77777777" w:rsidR="005F082F" w:rsidRPr="008E43E8" w:rsidRDefault="005F082F">
            <w:pPr>
              <w:spacing w:after="0" w:line="240" w:lineRule="auto"/>
              <w:ind w:right="2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43E8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2924B5" w14:paraId="73673E8B" w14:textId="77777777">
        <w:trPr>
          <w:cantSplit/>
          <w:trHeight w:val="395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14D49E7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D1927B1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914860C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Decision Tree? Explain how it is constructed with an example.</w:t>
            </w:r>
          </w:p>
        </w:tc>
      </w:tr>
      <w:tr w:rsidR="002924B5" w14:paraId="4523D996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AD73F93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AEC598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1DF0DDE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Discuss the differences between Classification Trees and Regression Trees.</w:t>
            </w:r>
          </w:p>
        </w:tc>
      </w:tr>
      <w:tr w:rsidR="002924B5" w14:paraId="1E021515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B5F2477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C069BF5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499DEB9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concept and working of Ensemble Learning. What are its benefits?</w:t>
            </w:r>
          </w:p>
        </w:tc>
      </w:tr>
      <w:tr w:rsidR="002924B5" w14:paraId="5F04E460" w14:textId="77777777">
        <w:trPr>
          <w:cantSplit/>
          <w:trHeight w:val="281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0EF911B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9EA7C8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E975783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Define Boosting. How does it improve the performance of weak classifiers?</w:t>
            </w:r>
          </w:p>
        </w:tc>
      </w:tr>
      <w:tr w:rsidR="002924B5" w14:paraId="488FE603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9BA2205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B81047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455544D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Bagging? Explain its advantages in ensemble learning.</w:t>
            </w:r>
          </w:p>
        </w:tc>
      </w:tr>
      <w:tr w:rsidR="002924B5" w14:paraId="07010EA9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77EB56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8C31D0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F5FBDCC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Discuss different techniques to combine multiple classifiers in ensemble methods.</w:t>
            </w:r>
          </w:p>
        </w:tc>
      </w:tr>
      <w:tr w:rsidR="002924B5" w14:paraId="7ABD8316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E9C0AD0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57A7DA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4CF2B50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Gaussian Mixture Models (GMM). How do they work for clustering tasks?</w:t>
            </w:r>
          </w:p>
        </w:tc>
      </w:tr>
      <w:tr w:rsidR="002924B5" w14:paraId="52F26603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5AD9D4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637726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5DEE48B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Describe the Nearest </w:t>
            </w:r>
            <w:proofErr w:type="spellStart"/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Neighbor</w:t>
            </w:r>
            <w:proofErr w:type="spellEnd"/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methods. How are they used for classification and regression?</w:t>
            </w:r>
          </w:p>
        </w:tc>
      </w:tr>
      <w:tr w:rsidR="002924B5" w14:paraId="27034F6E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8405FCD" w14:textId="77777777" w:rsidR="002924B5" w:rsidRDefault="002924B5" w:rsidP="002924B5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8A805BB" w14:textId="77777777" w:rsidR="002924B5" w:rsidRDefault="002924B5" w:rsidP="002924B5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0F08AA3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What is Unsupervised Learning? Compare it with Supervised Learning with examples.</w:t>
            </w:r>
          </w:p>
        </w:tc>
      </w:tr>
      <w:tr w:rsidR="002924B5" w14:paraId="167BEB16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50AFBFD" w14:textId="77777777" w:rsidR="002924B5" w:rsidRDefault="002924B5" w:rsidP="002924B5">
            <w:pPr>
              <w:spacing w:after="0" w:line="240" w:lineRule="auto"/>
              <w:ind w:left="14" w:right="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171F3C3" w14:textId="77777777" w:rsidR="002924B5" w:rsidRDefault="002924B5" w:rsidP="002924B5">
            <w:pPr>
              <w:spacing w:after="0" w:line="240" w:lineRule="auto"/>
              <w:ind w:left="11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UNIT-I</w:t>
            </w:r>
            <w:r w:rsidR="0044737B">
              <w:rPr>
                <w:rFonts w:ascii="Times New Roman" w:eastAsia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BA14FB7" w14:textId="77777777" w:rsidR="002924B5" w:rsidRPr="008F67E5" w:rsidRDefault="002924B5" w:rsidP="002924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7E5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K-means Clustering Algorithm with a suitable example and its limitations.</w:t>
            </w:r>
          </w:p>
        </w:tc>
      </w:tr>
    </w:tbl>
    <w:p w14:paraId="2AF66909" w14:textId="77777777" w:rsidR="005F082F" w:rsidRDefault="005F082F"/>
    <w:p w14:paraId="4A284108" w14:textId="77777777" w:rsidR="00B43E58" w:rsidRDefault="00B43E58"/>
    <w:p w14:paraId="0553A3AE" w14:textId="77777777" w:rsidR="00B43E58" w:rsidRDefault="00B43E58"/>
    <w:p w14:paraId="74BB0088" w14:textId="77777777" w:rsidR="00B43E58" w:rsidRDefault="00B43E58"/>
    <w:p w14:paraId="451055B2" w14:textId="77777777" w:rsidR="00B43E58" w:rsidRDefault="00B43E58"/>
    <w:p w14:paraId="1EB463E9" w14:textId="77777777" w:rsidR="00B43E58" w:rsidRDefault="00B43E58"/>
    <w:p w14:paraId="096997BF" w14:textId="77777777" w:rsidR="00B43E58" w:rsidRDefault="00B43E58"/>
    <w:p w14:paraId="32EF3369" w14:textId="77777777" w:rsidR="00060AF7" w:rsidRDefault="00060AF7" w:rsidP="00060A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UNIT-IV</w:t>
      </w:r>
    </w:p>
    <w:p w14:paraId="1D93FF64" w14:textId="77777777" w:rsidR="00B43E58" w:rsidRDefault="00060AF7" w:rsidP="00060AF7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PART-A</w:t>
      </w:r>
    </w:p>
    <w:tbl>
      <w:tblPr>
        <w:tblStyle w:val="Style10"/>
        <w:tblW w:w="892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50"/>
        <w:gridCol w:w="1233"/>
        <w:gridCol w:w="6944"/>
      </w:tblGrid>
      <w:tr w:rsidR="00B43E58" w14:paraId="613D0DAD" w14:textId="77777777">
        <w:trPr>
          <w:cantSplit/>
          <w:trHeight w:val="41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B9544D" w14:textId="77777777" w:rsidR="00B43E58" w:rsidRDefault="00B43E58">
            <w:pPr>
              <w:spacing w:after="0" w:line="240" w:lineRule="auto"/>
              <w:ind w:left="14"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DE3F7EC" w14:textId="77777777" w:rsidR="00B43E58" w:rsidRDefault="00B43E58" w:rsidP="00D439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Coverage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DAAEC6E" w14:textId="77777777" w:rsidR="00B43E58" w:rsidRDefault="00B43E58" w:rsidP="0000027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Questions</w:t>
            </w:r>
          </w:p>
        </w:tc>
      </w:tr>
      <w:tr w:rsidR="00B1593A" w14:paraId="00F0CC83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E429E41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CBE1FD8" w14:textId="77777777" w:rsidR="00B1593A" w:rsidRPr="00D12F27" w:rsidRDefault="00B1593A" w:rsidP="00B1593A">
            <w:pPr>
              <w:spacing w:after="0" w:line="240" w:lineRule="auto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4D8819B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dimensionality reduction?</w:t>
            </w:r>
          </w:p>
        </w:tc>
      </w:tr>
      <w:tr w:rsidR="00B1593A" w14:paraId="764D518A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0E26FB8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E4AD2C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UNIT-IV             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4D479B1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Linear Discriminant Analysis (LDA).</w:t>
            </w:r>
          </w:p>
        </w:tc>
      </w:tr>
      <w:tr w:rsidR="00B1593A" w14:paraId="079CBF29" w14:textId="77777777">
        <w:trPr>
          <w:cantSplit/>
          <w:trHeight w:val="390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F3E1DF6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D101F89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UNIT-IV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E96BB50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Principal Component Analysis (PCA) used for?</w:t>
            </w:r>
          </w:p>
        </w:tc>
      </w:tr>
      <w:tr w:rsidR="00B1593A" w14:paraId="6EC61A3A" w14:textId="77777777">
        <w:trPr>
          <w:cantSplit/>
          <w:trHeight w:val="409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35E4C3B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9F4015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F6A5EDD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Mention one difference between PCA and Factor Analysis.</w:t>
            </w:r>
          </w:p>
        </w:tc>
      </w:tr>
      <w:tr w:rsidR="00B1593A" w14:paraId="1E12DB6B" w14:textId="77777777">
        <w:trPr>
          <w:cantSplit/>
          <w:trHeight w:val="35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E90A06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3251D6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07A476C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Independent Component Analysis (ICA).</w:t>
            </w:r>
          </w:p>
        </w:tc>
      </w:tr>
      <w:tr w:rsidR="00B1593A" w14:paraId="21C5D993" w14:textId="77777777">
        <w:trPr>
          <w:cantSplit/>
          <w:trHeight w:val="33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7861F9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537FF3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36055BD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Locally Linear Embedding (LLE)?</w:t>
            </w:r>
          </w:p>
        </w:tc>
      </w:tr>
      <w:tr w:rsidR="00B1593A" w14:paraId="610CD17B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E38B2CC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0300026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C826295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is </w:t>
            </w:r>
            <w:proofErr w:type="spellStart"/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Isomap</w:t>
            </w:r>
            <w:proofErr w:type="spellEnd"/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used for?</w:t>
            </w:r>
          </w:p>
        </w:tc>
      </w:tr>
      <w:tr w:rsidR="00B1593A" w14:paraId="0B9BD070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3CD567E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77BEE73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87780FA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least squares optimization?</w:t>
            </w:r>
          </w:p>
        </w:tc>
      </w:tr>
      <w:tr w:rsidR="00B1593A" w14:paraId="7940E14D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981574" w14:textId="77777777" w:rsidR="00B1593A" w:rsidRDefault="00B1593A" w:rsidP="00B1593A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C7BE8E5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8A26672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genetic algorithms.</w:t>
            </w:r>
          </w:p>
        </w:tc>
      </w:tr>
      <w:tr w:rsidR="00B1593A" w14:paraId="6AD4D504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104886" w14:textId="77777777" w:rsidR="00B1593A" w:rsidRDefault="00B1593A" w:rsidP="00B1593A">
            <w:pPr>
              <w:spacing w:after="0" w:line="240" w:lineRule="auto"/>
              <w:ind w:left="14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0BB18C5" w14:textId="77777777" w:rsidR="00B1593A" w:rsidRDefault="00B1593A" w:rsidP="00B1593A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4B1FA1B" w14:textId="77777777" w:rsidR="00B1593A" w:rsidRPr="003A180D" w:rsidRDefault="00B1593A" w:rsidP="00B1593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Name any two genetic operators used in evolutionary learning.</w:t>
            </w:r>
          </w:p>
        </w:tc>
      </w:tr>
      <w:tr w:rsidR="00B43E58" w14:paraId="5D7EA0F6" w14:textId="77777777">
        <w:trPr>
          <w:cantSplit/>
          <w:trHeight w:val="23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1FCFA5C" w14:textId="77777777" w:rsidR="00B43E58" w:rsidRDefault="00B43E58">
            <w:pPr>
              <w:spacing w:after="0" w:line="240" w:lineRule="auto"/>
              <w:ind w:left="14" w:right="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1D514B" w14:textId="77777777" w:rsidR="00B43E58" w:rsidRDefault="00B43E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CC49B17" w14:textId="77777777" w:rsidR="00B43E58" w:rsidRPr="008E43E8" w:rsidRDefault="00B43E58">
            <w:pPr>
              <w:spacing w:after="0" w:line="240" w:lineRule="auto"/>
              <w:ind w:right="2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43E8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2B2CFB" w14:paraId="12C2E7EF" w14:textId="77777777">
        <w:trPr>
          <w:cantSplit/>
          <w:trHeight w:val="395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DF1F4E0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64C2AB7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30F7330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Dimensionality Reduction? Why is it important in Machine Learning?</w:t>
            </w:r>
          </w:p>
        </w:tc>
      </w:tr>
      <w:tr w:rsidR="002B2CFB" w14:paraId="63EFAD4D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A487A17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809C06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5EE5996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Explain Linear Discriminant Analysis (LDA) with its working principles and formula.</w:t>
            </w:r>
          </w:p>
        </w:tc>
      </w:tr>
      <w:tr w:rsidR="002B2CFB" w14:paraId="50911664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CD84CB1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032DD2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2018D28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Discuss Principal Component Analysis (PCA). How is it different from LDA?</w:t>
            </w:r>
          </w:p>
        </w:tc>
      </w:tr>
      <w:tr w:rsidR="002B2CFB" w14:paraId="443913FB" w14:textId="77777777">
        <w:trPr>
          <w:cantSplit/>
          <w:trHeight w:val="281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914D284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EDD0A23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0DAC80A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Write about Factor Analysis. How does it help in dimensionality reduction?</w:t>
            </w:r>
          </w:p>
        </w:tc>
      </w:tr>
      <w:tr w:rsidR="002B2CFB" w14:paraId="6B45FD9F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CC050AF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E434DF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5CD2D0C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Explain Independent Component Analysis (ICA) and its applications.</w:t>
            </w:r>
          </w:p>
        </w:tc>
      </w:tr>
      <w:tr w:rsidR="002B2CFB" w14:paraId="091ECB5A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71FBBE9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78E34A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3B45B49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Locally Linear Embedding (LLE) and its working principle.</w:t>
            </w:r>
          </w:p>
        </w:tc>
      </w:tr>
      <w:tr w:rsidR="002B2CFB" w14:paraId="1E00348C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D6BE846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FBAC88E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BACC4A2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Explain the </w:t>
            </w:r>
            <w:proofErr w:type="spellStart"/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Isomap</w:t>
            </w:r>
            <w:proofErr w:type="spellEnd"/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technique for non-linear dimensionality reduction.</w:t>
            </w:r>
          </w:p>
        </w:tc>
      </w:tr>
      <w:tr w:rsidR="002B2CFB" w14:paraId="2BC3C0FB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ECB375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BAD45C0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159C412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Least Squares Optimization? How is it used in ML models?</w:t>
            </w:r>
          </w:p>
        </w:tc>
      </w:tr>
      <w:tr w:rsidR="002B2CFB" w14:paraId="27321FD8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FCF19E1" w14:textId="77777777" w:rsidR="002B2CFB" w:rsidRDefault="002B2CFB" w:rsidP="002B2CFB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208529" w14:textId="77777777" w:rsidR="002B2CFB" w:rsidRDefault="002B2CFB" w:rsidP="002B2CFB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UNIT-IV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5A1471E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Genetic Algorithms. Describe its process and key components.</w:t>
            </w:r>
          </w:p>
        </w:tc>
      </w:tr>
      <w:tr w:rsidR="002B2CFB" w14:paraId="0218C7D1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8FC620F" w14:textId="77777777" w:rsidR="002B2CFB" w:rsidRDefault="002B2CFB" w:rsidP="002B2CFB">
            <w:pPr>
              <w:spacing w:after="0" w:line="240" w:lineRule="auto"/>
              <w:ind w:left="14" w:right="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54AA2F5" w14:textId="77777777" w:rsidR="002B2CFB" w:rsidRDefault="002B2CFB" w:rsidP="002B2CFB">
            <w:pPr>
              <w:spacing w:after="0" w:line="240" w:lineRule="auto"/>
              <w:ind w:left="11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UNIT-I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B5A4BBF" w14:textId="77777777" w:rsidR="002B2CFB" w:rsidRPr="003A180D" w:rsidRDefault="002B2CFB" w:rsidP="002B2CF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Discuss Genetic Operators such as Selection, Crossover, and Mutation used in Genetic Algorithms.</w:t>
            </w:r>
          </w:p>
        </w:tc>
      </w:tr>
    </w:tbl>
    <w:p w14:paraId="0BB63FEC" w14:textId="77777777" w:rsidR="00B43E58" w:rsidRDefault="00B43E58"/>
    <w:p w14:paraId="69BEED8B" w14:textId="77777777" w:rsidR="000D2A08" w:rsidRDefault="000D2A08"/>
    <w:p w14:paraId="5CABCFCB" w14:textId="77777777" w:rsidR="000D2A08" w:rsidRDefault="000D2A08"/>
    <w:p w14:paraId="464F754A" w14:textId="77777777" w:rsidR="000D2A08" w:rsidRDefault="000D2A08"/>
    <w:p w14:paraId="715369DA" w14:textId="77777777" w:rsidR="000D2A08" w:rsidRDefault="000D2A08"/>
    <w:p w14:paraId="2810C576" w14:textId="77777777" w:rsidR="000D2A08" w:rsidRDefault="000D2A08"/>
    <w:p w14:paraId="2673FDAF" w14:textId="77777777" w:rsidR="000D2A08" w:rsidRDefault="000D2A08"/>
    <w:p w14:paraId="4AD7F6CB" w14:textId="77777777" w:rsidR="000D2A08" w:rsidRDefault="000D2A08"/>
    <w:p w14:paraId="5A23A9E1" w14:textId="77777777" w:rsidR="00060AF7" w:rsidRDefault="00060AF7" w:rsidP="00060A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UNIT-V</w:t>
      </w:r>
    </w:p>
    <w:p w14:paraId="2538F84D" w14:textId="77777777" w:rsidR="000D2A08" w:rsidRDefault="00060AF7" w:rsidP="00060AF7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PART-A</w:t>
      </w:r>
    </w:p>
    <w:tbl>
      <w:tblPr>
        <w:tblStyle w:val="Style10"/>
        <w:tblW w:w="892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50"/>
        <w:gridCol w:w="1233"/>
        <w:gridCol w:w="6944"/>
      </w:tblGrid>
      <w:tr w:rsidR="000D2A08" w14:paraId="03FE8304" w14:textId="77777777">
        <w:trPr>
          <w:cantSplit/>
          <w:trHeight w:val="41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59A7A77" w14:textId="77777777" w:rsidR="000D2A08" w:rsidRDefault="000D2A08">
            <w:pPr>
              <w:spacing w:after="0" w:line="240" w:lineRule="auto"/>
              <w:ind w:left="14"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58EE8F" w14:textId="77777777" w:rsidR="000D2A08" w:rsidRDefault="000D2A08" w:rsidP="006E10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Coverage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C4E128" w14:textId="77777777" w:rsidR="000D2A08" w:rsidRDefault="000D2A08" w:rsidP="006E10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Questions</w:t>
            </w:r>
          </w:p>
        </w:tc>
      </w:tr>
      <w:tr w:rsidR="001C4D10" w14:paraId="3CB75CDA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F4EEDE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07CA041" w14:textId="77777777" w:rsidR="001C4D10" w:rsidRPr="00D12F27" w:rsidRDefault="001C4D10" w:rsidP="001C4D10">
            <w:pPr>
              <w:spacing w:after="0" w:line="240" w:lineRule="auto"/>
              <w:ind w:lef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81C9CC7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Reinforcement Learning (RL)?</w:t>
            </w:r>
          </w:p>
        </w:tc>
      </w:tr>
      <w:tr w:rsidR="001C4D10" w14:paraId="5D4DF0C7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71F9E0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C8BE8AE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UNIT-V             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E6A410A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Mention the key elements of an RL system.</w:t>
            </w:r>
          </w:p>
        </w:tc>
      </w:tr>
      <w:tr w:rsidR="001C4D10" w14:paraId="17054671" w14:textId="77777777">
        <w:trPr>
          <w:cantSplit/>
          <w:trHeight w:val="390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1ADB76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B61F730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UNIT-V 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854C48D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the 'Getting Lost' example in RL?</w:t>
            </w:r>
          </w:p>
        </w:tc>
      </w:tr>
      <w:tr w:rsidR="001C4D10" w14:paraId="7F85A5E2" w14:textId="77777777">
        <w:trPr>
          <w:cantSplit/>
          <w:trHeight w:val="409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6C2223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F665E54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53D662C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Markov Chain Monte Carlo (MCMC) method.</w:t>
            </w:r>
          </w:p>
        </w:tc>
      </w:tr>
      <w:tr w:rsidR="001C4D10" w14:paraId="2257C231" w14:textId="77777777">
        <w:trPr>
          <w:cantSplit/>
          <w:trHeight w:val="35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39D1A0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2BD126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A037977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proposal distribution?</w:t>
            </w:r>
          </w:p>
        </w:tc>
      </w:tr>
      <w:tr w:rsidR="001C4D10" w14:paraId="10B6B1E2" w14:textId="77777777">
        <w:trPr>
          <w:cantSplit/>
          <w:trHeight w:val="336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BC1A439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EC5F10D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ABD7177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Define graphical models in ML.</w:t>
            </w:r>
          </w:p>
        </w:tc>
      </w:tr>
      <w:tr w:rsidR="001C4D10" w14:paraId="00FCAD37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BD2E1CC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42D3FE0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6F85C61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Bayesian Network?</w:t>
            </w:r>
          </w:p>
        </w:tc>
      </w:tr>
      <w:tr w:rsidR="001C4D10" w14:paraId="404BB345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88DBE64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CDF0FF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7A356F5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Mention one application of Markov Random Fields (MRFs).</w:t>
            </w:r>
          </w:p>
        </w:tc>
      </w:tr>
      <w:tr w:rsidR="001C4D10" w14:paraId="1E3B7D41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2935BC" w14:textId="77777777" w:rsidR="001C4D10" w:rsidRDefault="001C4D10" w:rsidP="001C4D10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EFF34B4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F95BB34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a Hidden Markov Model (HMM)?</w:t>
            </w:r>
          </w:p>
        </w:tc>
      </w:tr>
      <w:tr w:rsidR="001C4D10" w14:paraId="5FCEA489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B40E567" w14:textId="77777777" w:rsidR="001C4D10" w:rsidRDefault="001C4D10" w:rsidP="001C4D10">
            <w:pPr>
              <w:spacing w:after="0" w:line="240" w:lineRule="auto"/>
              <w:ind w:left="14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3AD8280" w14:textId="77777777" w:rsidR="001C4D10" w:rsidRDefault="001C4D10" w:rsidP="001C4D10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2743980" w14:textId="77777777" w:rsidR="001C4D10" w:rsidRPr="003A180D" w:rsidRDefault="001C4D10" w:rsidP="001C4D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Name any one object tracking method in ML.</w:t>
            </w:r>
          </w:p>
        </w:tc>
      </w:tr>
      <w:tr w:rsidR="000D2A08" w14:paraId="72B46C96" w14:textId="77777777">
        <w:trPr>
          <w:cantSplit/>
          <w:trHeight w:val="233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58B0F16" w14:textId="77777777" w:rsidR="000D2A08" w:rsidRDefault="000D2A08">
            <w:pPr>
              <w:spacing w:after="0" w:line="240" w:lineRule="auto"/>
              <w:ind w:left="14" w:right="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CE8760" w14:textId="77777777" w:rsidR="000D2A08" w:rsidRDefault="000D2A0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82C3330" w14:textId="77777777" w:rsidR="000D2A08" w:rsidRPr="008E43E8" w:rsidRDefault="000D2A08">
            <w:pPr>
              <w:spacing w:after="0" w:line="240" w:lineRule="auto"/>
              <w:ind w:right="2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43E8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9217B6" w14:paraId="69398AF2" w14:textId="77777777">
        <w:trPr>
          <w:cantSplit/>
          <w:trHeight w:val="395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B6A085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F38C2B2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F91D8DF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is Reinforcement Learning? Explain its basic components with an example.</w:t>
            </w:r>
          </w:p>
        </w:tc>
      </w:tr>
      <w:tr w:rsidR="009217B6" w14:paraId="7D42E6EB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945EFF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A0D4ADB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AFD94D1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the 'Getting Lost' problem in Reinforcement Learning. How is it solved?</w:t>
            </w:r>
          </w:p>
        </w:tc>
      </w:tr>
      <w:tr w:rsidR="009217B6" w14:paraId="7ECEA451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AA1D324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D2DB2AA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D2C1280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concept of Markov Chain Monte Carlo (MCMC) methods.</w:t>
            </w:r>
          </w:p>
        </w:tc>
      </w:tr>
      <w:tr w:rsidR="009217B6" w14:paraId="75918510" w14:textId="77777777">
        <w:trPr>
          <w:cantSplit/>
          <w:trHeight w:val="281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82C63D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BFBF418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BCFFFB4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Discuss the importance of Proposal Distributions in MCMC.</w:t>
            </w:r>
          </w:p>
        </w:tc>
      </w:tr>
      <w:tr w:rsidR="009217B6" w14:paraId="2180DF06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AAAD92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0D1B67F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852F4A9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Explain the working of Markov Chain Monte Carlo in sampling-based learning.</w:t>
            </w:r>
          </w:p>
        </w:tc>
      </w:tr>
      <w:tr w:rsidR="009217B6" w14:paraId="7B1560C7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7F8A4BF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8D51CBC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2BC40F9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are Graphical Models? Explain their types with examples.</w:t>
            </w:r>
          </w:p>
        </w:tc>
      </w:tr>
      <w:tr w:rsidR="009217B6" w14:paraId="6E931CA4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E2EA7B4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EE49681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26EC548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Describe Bayesian Networks and their application in probabilistic inference.</w:t>
            </w:r>
          </w:p>
        </w:tc>
      </w:tr>
      <w:tr w:rsidR="009217B6" w14:paraId="7C74BD63" w14:textId="77777777">
        <w:trPr>
          <w:cantSplit/>
          <w:trHeight w:val="412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BEB658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6614A0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63222FA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Explain Markov Random Fields and their difference from Bayesian Networks.</w:t>
            </w:r>
          </w:p>
        </w:tc>
      </w:tr>
      <w:tr w:rsidR="009217B6" w14:paraId="1882AE04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9286D0" w14:textId="77777777" w:rsidR="009217B6" w:rsidRDefault="009217B6" w:rsidP="009217B6">
            <w:pPr>
              <w:spacing w:after="0" w:line="240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14A992E" w14:textId="77777777" w:rsidR="009217B6" w:rsidRDefault="009217B6" w:rsidP="009217B6">
            <w:pPr>
              <w:spacing w:after="0" w:line="240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UNIT-V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5E3355B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What are Hidden Markov Models (HMM)? Describe their components and applications.</w:t>
            </w:r>
          </w:p>
        </w:tc>
      </w:tr>
      <w:tr w:rsidR="009217B6" w14:paraId="3A4A0E74" w14:textId="77777777">
        <w:trPr>
          <w:cantSplit/>
          <w:trHeight w:val="417"/>
          <w:tblHeader/>
          <w:jc w:val="center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85A9925" w14:textId="77777777" w:rsidR="009217B6" w:rsidRDefault="009217B6" w:rsidP="009217B6">
            <w:pPr>
              <w:spacing w:after="0" w:line="240" w:lineRule="auto"/>
              <w:ind w:left="14" w:right="5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6B1FFC9" w14:textId="77777777" w:rsidR="009217B6" w:rsidRDefault="009217B6" w:rsidP="009217B6">
            <w:pPr>
              <w:spacing w:after="0" w:line="240" w:lineRule="auto"/>
              <w:ind w:left="11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UNIT-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5AEB45D" w14:textId="77777777" w:rsidR="009217B6" w:rsidRPr="003A180D" w:rsidRDefault="009217B6" w:rsidP="009217B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180D">
              <w:rPr>
                <w:rFonts w:ascii="Times New Roman" w:eastAsia="Times New Roman" w:hAnsi="Times New Roman" w:cs="Times New Roman"/>
                <w:sz w:val="24"/>
                <w:szCs w:val="24"/>
              </w:rPr>
              <w:t>Discuss different Tracking Methods used in Machine Learning. Provide suitable examples.</w:t>
            </w:r>
          </w:p>
        </w:tc>
      </w:tr>
    </w:tbl>
    <w:p w14:paraId="46195A99" w14:textId="77777777" w:rsidR="000D2A08" w:rsidRDefault="000D2A08"/>
    <w:sectPr w:rsidR="000D2A08" w:rsidSect="002C4E8F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F2D9A"/>
    <w:multiLevelType w:val="multilevel"/>
    <w:tmpl w:val="5C4E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66736"/>
    <w:multiLevelType w:val="multilevel"/>
    <w:tmpl w:val="99003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1D3935"/>
    <w:multiLevelType w:val="multilevel"/>
    <w:tmpl w:val="BAFC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5A5E8A"/>
    <w:multiLevelType w:val="multilevel"/>
    <w:tmpl w:val="55E2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8C1811"/>
    <w:multiLevelType w:val="multilevel"/>
    <w:tmpl w:val="139ED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D6250F"/>
    <w:multiLevelType w:val="multilevel"/>
    <w:tmpl w:val="DB969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6A6CA8"/>
    <w:multiLevelType w:val="multilevel"/>
    <w:tmpl w:val="825A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2A6DB5"/>
    <w:multiLevelType w:val="multilevel"/>
    <w:tmpl w:val="046E6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BE5D48"/>
    <w:multiLevelType w:val="multilevel"/>
    <w:tmpl w:val="BA92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7C11F4"/>
    <w:multiLevelType w:val="multilevel"/>
    <w:tmpl w:val="FF805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6561042">
    <w:abstractNumId w:val="4"/>
  </w:num>
  <w:num w:numId="2" w16cid:durableId="185485306">
    <w:abstractNumId w:val="9"/>
  </w:num>
  <w:num w:numId="3" w16cid:durableId="1913004788">
    <w:abstractNumId w:val="1"/>
  </w:num>
  <w:num w:numId="4" w16cid:durableId="662662019">
    <w:abstractNumId w:val="0"/>
  </w:num>
  <w:num w:numId="5" w16cid:durableId="249893825">
    <w:abstractNumId w:val="6"/>
  </w:num>
  <w:num w:numId="6" w16cid:durableId="781194598">
    <w:abstractNumId w:val="5"/>
  </w:num>
  <w:num w:numId="7" w16cid:durableId="1914311386">
    <w:abstractNumId w:val="7"/>
  </w:num>
  <w:num w:numId="8" w16cid:durableId="547038341">
    <w:abstractNumId w:val="8"/>
  </w:num>
  <w:num w:numId="9" w16cid:durableId="246113353">
    <w:abstractNumId w:val="3"/>
  </w:num>
  <w:num w:numId="10" w16cid:durableId="356152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E8F"/>
    <w:rsid w:val="00000274"/>
    <w:rsid w:val="00060AF7"/>
    <w:rsid w:val="000D2A08"/>
    <w:rsid w:val="00153557"/>
    <w:rsid w:val="00176645"/>
    <w:rsid w:val="001C275D"/>
    <w:rsid w:val="001C4D10"/>
    <w:rsid w:val="00257F00"/>
    <w:rsid w:val="002924B5"/>
    <w:rsid w:val="002B2CFB"/>
    <w:rsid w:val="002C4E8F"/>
    <w:rsid w:val="00326EEE"/>
    <w:rsid w:val="003B0A74"/>
    <w:rsid w:val="0044737B"/>
    <w:rsid w:val="004B284C"/>
    <w:rsid w:val="004D7833"/>
    <w:rsid w:val="005055CA"/>
    <w:rsid w:val="00593690"/>
    <w:rsid w:val="005E1160"/>
    <w:rsid w:val="005F082F"/>
    <w:rsid w:val="00605476"/>
    <w:rsid w:val="006E108A"/>
    <w:rsid w:val="00782E20"/>
    <w:rsid w:val="008370CC"/>
    <w:rsid w:val="008A0118"/>
    <w:rsid w:val="008A33A7"/>
    <w:rsid w:val="009217B6"/>
    <w:rsid w:val="009C3528"/>
    <w:rsid w:val="00B1593A"/>
    <w:rsid w:val="00B43E58"/>
    <w:rsid w:val="00C41B6F"/>
    <w:rsid w:val="00C57753"/>
    <w:rsid w:val="00D439D0"/>
    <w:rsid w:val="00D65836"/>
    <w:rsid w:val="00DE333C"/>
    <w:rsid w:val="00E65749"/>
    <w:rsid w:val="00EA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8B3C9E"/>
  <w15:chartTrackingRefBased/>
  <w15:docId w15:val="{7FE4B969-401D-4883-8F60-F70FEA77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E8F"/>
    <w:pPr>
      <w:spacing w:after="200" w:line="27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0">
    <w:name w:val="_Style 10"/>
    <w:basedOn w:val="TableNormal"/>
    <w:qFormat/>
    <w:rsid w:val="002C4E8F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1134</Words>
  <Characters>6294</Characters>
  <Application>Microsoft Office Word</Application>
  <DocSecurity>0</DocSecurity>
  <Lines>407</Lines>
  <Paragraphs>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</dc:creator>
  <cp:keywords/>
  <dc:description/>
  <cp:lastModifiedBy>Sai Kumar Garlapati</cp:lastModifiedBy>
  <cp:revision>1</cp:revision>
  <dcterms:created xsi:type="dcterms:W3CDTF">2025-06-14T06:25:00Z</dcterms:created>
  <dcterms:modified xsi:type="dcterms:W3CDTF">2025-07-13T10:09:00Z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05ca168e-0758-4ab5-833c-16d32f7b61b1</vt:lpwstr>
  </property>
</Properties>
</file>